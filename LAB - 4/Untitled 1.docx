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Lab-4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Demonstration of Unix Commands: ln, nl, head, tail, sort, ƒind, uniq, tr, history, pipe, write, wall Part: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 1. Perform the following Unix Commands: ln, nl, head, tail, sort, ƒind, uniq, tr, history, pipe, write, wall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08860"/>
            <wp:effectExtent l="0" t="0" r="0" b="0"/>
            <wp:wrapSquare wrapText="largest"/>
            <wp:docPr id="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1315"/>
            <wp:effectExtent l="0" t="0" r="0" b="0"/>
            <wp:wrapSquare wrapText="largest"/>
            <wp:docPr id="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3740"/>
            <wp:effectExtent l="0" t="0" r="0" b="0"/>
            <wp:wrapSquare wrapText="largest"/>
            <wp:docPr id="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4627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572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833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8986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B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Create a hard link named file_link to a file file.txt, then display the first 10 lines of file.txt with line numbers.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9349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241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Display the last 20 lines of log.txt, sort the lines, and remove duplicate entries.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83080"/>
            <wp:effectExtent l="0" t="0" r="0" b="0"/>
            <wp:wrapSquare wrapText="largest"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Find all .txt files in the current directory, display the first 5 lines of the search result, and send the result to user john using write.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555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Display the last 10 commands from the command history and broadcast them to all logged-in users.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20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/>
        <w:t>nd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6120130" cy="179451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Add line numbers to the file data.txt, then sort the lines and remove duplicates.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621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Create a symbolic link dir_link to a directory mydir, then find all .sh files in the directory and broadcast the result to all users using wall.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397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Display the first 5 lines and the last 5 lines of file.txt.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0335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Find all .log files, sort them alphabetically, and remove duplicates if any.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021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C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Display the first 10 lines of input.txt, translate all lowercase letters to uppercase, and add line numbers.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4968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Create a symbolic link log link to the file logfile.txt, display the last 50 lines of logfile.txt, and remove duplicates.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9291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115570</wp:posOffset>
            </wp:positionH>
            <wp:positionV relativeFrom="paragraph">
              <wp:posOffset>1736090</wp:posOffset>
            </wp:positionV>
            <wp:extent cx="5993130" cy="285432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Add line numbers to file.txt, then display the first 15 lines and sort them in reverse 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5354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Remove duplicate lines from data.txt, convert all spaces to underscores.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492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Sort the lines in records.txt, remove duplicates, and count the number of unique lines.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62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Search your command history for all occurrences of chmod, then remove duplicates.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3590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7. Display the first 10 lines of data.csv, then sort them in ascending order.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74165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del w:id="0" w:author="Unknown Author" w:date="2025-12-18T11:15:22Z"/>
        </w:rPr>
      </w:pPr>
      <w:r>
        <w:rPr/>
        <w:t>8. Replace all lowercase letters with uppercase in message.txt.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73145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del w:id="2" w:author="Unknown Author" w:date="2025-12-18T11:18:07Z"/>
        </w:rPr>
      </w:pPr>
      <w:del w:id="1" w:author="Unknown Author" w:date="2025-12-18T11:18:07Z">
        <w:r>
          <w:rPr/>
        </w:r>
      </w:del>
    </w:p>
    <w:p>
      <w:pPr>
        <w:pStyle w:val="Normal"/>
        <w:bidi w:val="0"/>
        <w:jc w:val="left"/>
        <w:rPr>
          <w:del w:id="4" w:author="Unknown Author" w:date="2025-12-18T11:15:27Z"/>
        </w:rPr>
      </w:pPr>
      <w:del w:id="3" w:author="Unknown Author" w:date="2025-12-18T11:15:27Z">
        <w:r>
          <w:rPr/>
        </w:r>
      </w:del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del w:id="6" w:author="Unknown Author" w:date="2025-12-18T11:15:24Z"/>
        </w:rPr>
      </w:pPr>
      <w:del w:id="5" w:author="Unknown Author" w:date="2025-12-18T11:15:24Z">
        <w:r>
          <w:rPr/>
        </w:r>
      </w:del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Find all files larger than 1MB in the current directory, add line numbers</w:t>
      </w:r>
    </w:p>
    <w:p>
      <w:pPr>
        <w:pStyle w:val="Normal"/>
        <w:bidi w:val="0"/>
        <w:jc w:val="left"/>
        <w:rPr/>
      </w:pPr>
      <w:ins w:id="8" w:author="Unknown Author" w:date="2025-12-18T11:18:02Z">
        <w:r>
          <w:rPr/>
        </w:r>
      </w:ins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640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ntTable" Target="fontTable.xml"/><Relationship Id="rId3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LibreOffice/6.4.7.2$Linux_X86_64 LibreOffice_project/40$Build-2</Application>
  <Pages>10</Pages>
  <Words>324</Words>
  <Characters>1552</Characters>
  <CharactersWithSpaces>1858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2025-12-18T09:57:21Z</dcterms:created>
  <dc:creator/>
  <dc:description/>
  <dc:language>en-IN</dc:language>
  <cp:lastModifiedBy/>
  <dcterms:modified xsi:type="dcterms:W3CDTF">2025-12-18T11:18:15Z</dcterms:modified>
  <cp:revision>2</cp:revision>
  <dc:subject/>
  <dc:title/>
</cp:coreProperties>
</file>